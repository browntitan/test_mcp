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 xml:space="preserve">SUPPLIER TERMS AND CONDITIONS</w:t>
      </w:r>
    </w:p>
    <w:p>
      <w:r>
        <w:rPr/>
        <w:t xml:space="preserve">This document is a test fixture for parsing clauses, tracked changes, and reviewer comments.</w:t>
      </w:r>
    </w:p>
    <w:p>
      <w:r>
        <w:rPr>
          <w:b/>
        </w:rPr>
        <w:t xml:space="preserve">ARTICLE I  DEFINITIONS</w:t>
      </w:r>
    </w:p>
    <w:p>
      <w:r>
        <w:rPr/>
        <w:t xml:space="preserve">1.1 "Buyer" means the entity issuing the purchase order under these Terms and Conditions.</w:t>
      </w:r>
    </w:p>
    <w:p>
      <w:r>
        <w:rPr/>
        <w:t xml:space="preserve">1.2 "ITAR" means the International Traffic in Arms Regulations (</w:t>
      </w:r>
      <w:commentRangeStart w:id="1"/>
      <w:r>
        <w:rPr/>
        <w:t xml:space="preserve">ITAR</w:t>
      </w:r>
      <w:commentRangeEnd w:id="1"/>
      <w:r>
        <w:commentReference w:id="1"/>
      </w:r>
      <w:r>
        <w:rPr/>
        <w:t xml:space="preserve">) codified at 22 C.F.R. Parts 120–130.</w:t>
      </w:r>
    </w:p>
    <w:p>
      <w:r>
        <w:rPr>
          <w:b/>
        </w:rPr>
        <w:t xml:space="preserve">ARTICLE II  COMPLIANCE AND FLOWDOWN</w:t>
      </w:r>
    </w:p>
    <w:p>
      <w:r>
        <w:rPr/>
        <w:t xml:space="preserve">2.1 Export Controls. Supplier shall comply with all applicable export control laws, including ITAR and the Export Administration Regulations (EAR).</w:t>
      </w:r>
    </w:p>
    <w:p>
      <w:r>
        <w:rPr/>
        <w:t xml:space="preserve">2.2 Cybersecurity. Supplier shall report any suspected cyber incident within </w:t>
      </w:r>
      <w:del w:author="Reviewer A" w:date="2026-01-06T13:00:00Z" w:id="21">
        <w:r>
          <w:delText xml:space="preserve">five (5)</w:delText>
        </w:r>
      </w:del>
      <w:r>
        <w:rPr/>
        <w:t xml:space="preserve"> </w:t>
      </w:r>
      <w:ins w:author="Reviewer A" w:date="2026-01-06T13:00:00Z" w:id="22">
        <w:r>
          <w:t xml:space="preserve">ten (10)</w:t>
        </w:r>
      </w:ins>
      <w:r>
        <w:rPr/>
        <w:t xml:space="preserve"> business days after discovery and shall comply with DFARS 252.204-7012 and NIST SP 800-171 as applicable.</w:t>
      </w:r>
    </w:p>
    <w:ins w:author="Reviewer A" w:date="2026-01-06T13:00:00Z" w:id="30">
      <w:p>
        <w:r>
          <w:rPr/>
          <w:t xml:space="preserve">2.3 Flowdown. Supplier shall flow down all applicable FAR/DFARS clauses and Buyer policies to all subcontractors performing under this purchase order.</w:t>
        </w:r>
      </w:p>
    </w:ins>
    <w:del w:author="Reviewer A" w:date="2026-01-06T13:00:00Z" w:id="31">
      <w:p>
        <w:r>
          <w:rPr/>
          <w:t xml:space="preserve">2.4 Insurance. Supplier shall maintain insurance coverage in amounts reasonably acceptable to Buyer and provide certificates upon request.</w:t>
        </w:r>
      </w:p>
    </w:del>
    <w:p>
      <w:r>
        <w:rPr>
          <w:b/>
        </w:rPr>
        <w:t xml:space="preserve">ARTICLE III  PRICING AND PAYMENT</w:t>
      </w:r>
    </w:p>
    <w:p>
      <w:r>
        <w:rPr/>
        <w:t xml:space="preserve">3.1 Payment Terms. Unless otherwise agreed, invoices are due </w:t>
      </w:r>
      <w:del w:author="Reviewer B" w:date="2026-01-06T13:00:00Z" w:id="40">
        <w:r>
          <w:delText xml:space="preserve">Net 30</w:delText>
        </w:r>
      </w:del>
      <w:r>
        <w:rPr/>
        <w:t xml:space="preserve">; </w:t>
      </w:r>
      <w:commentRangeStart w:id="2"/>
      <w:ins w:author="Reviewer B" w:date="2026-01-06T13:00:00Z" w:id="41">
        <w:r>
          <w:t xml:space="preserve">Net 45</w:t>
        </w:r>
      </w:ins>
      <w:commentRangeEnd w:id="2"/>
      <w:r>
        <w:commentReference w:id="2"/>
      </w:r>
      <w:r>
        <w:rPr/>
        <w:t xml:space="preserve"> from the date of a valid invoice.</w:t>
      </w:r>
    </w:p>
    <w:p>
      <w:r>
        <w:rPr/>
        <w:t xml:space="preserve">3.2 Taxes. Prices are exclusive of applicable taxes, duties, and tariffs unless stated otherwise.</w:t>
      </w:r>
    </w:p>
    <w:p>
      <w:r>
        <w:rPr/>
        <w:t xml:space="preserve">3.3 Disputes. Buyer may withhold payment for disputed amounts upon written notice to Supplier.</w:t>
      </w:r>
    </w:p>
    <w:p>
      <w:r>
        <w:rPr/>
        <w:t xml:space="preserve">IN WITNESS WHEREOF, the parties agree to these Terms and Conditions.</w:t>
      </w:r>
    </w:p>
    <w:p>
      <w:r>
        <w:rPr/>
        <w:t xml:space="preserve">END OF TERMS</w:t>
      </w:r>
    </w:p>
    <w:sectPr>
      <w:pgSz w:w="12240" w:h="15840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Reviewer A" w:date="2026-01-06T13:00:00Z">
    <w:p>
      <w:r>
        <w:t>Please confirm the ITAR citation and include EAR if applicable for dual-use items.</w:t>
      </w:r>
    </w:p>
  </w:comment>
  <w:comment w:id="2" w:author="Reviewer B" w:date="2026-01-06T13:00:00Z">
    <w:p>
      <w:r>
        <w:t>Finance prefers Net 45 due to invoice processing lead times. Verify customer policy.</w:t>
      </w:r>
    </w:p>
  </w:comment>
</w:comments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/>
  </w:style>
  <w:style w:type="paragraph" w:styleId="Title">
    <w:name w:val="Title"/>
    <w:basedOn w:val="Normal"/>
    <w:qFormat/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Terms and Conditions (Test) — Tracked Changes + Comments</dc:title>
  <dc:creator>Test Generator</dc:creator>
  <cp:lastModifiedBy>Test Generator</cp:lastModifiedBy>
  <dcterms:created xsi:type="dcterms:W3CDTF">2026-01-06T13:00:00Z</dcterms:created>
  <dcterms:modified xsi:type="dcterms:W3CDTF">2026-01-06T13:00:00Z</dcterms:modified>
</cp:coreProperties>
</file>