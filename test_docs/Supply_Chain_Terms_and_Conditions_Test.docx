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SUPPLIER TERMS AND CONDITIONS (TEST DOCUMENT)</w:t>
      </w:r>
    </w:p>
    <w:p>
      <w:pPr>
        <w:jc w:val="center"/>
      </w:pPr>
      <w:r>
        <w:rPr>
          <w:i/>
        </w:rPr>
        <w:t>Generic defense-industry supply chain terms for parser validation.</w:t>
      </w:r>
    </w:p>
    <w:p>
      <w:r>
        <w:t>Version: 0.1 | Effective Date: January 5, 2026</w:t>
      </w:r>
    </w:p>
    <w:p>
      <w:r>
        <w:rPr>
          <w:b/>
        </w:rPr>
        <w:t>CONFIDENTIALITY NOTICE: This is a generic test document. No proprietary terms.</w:t>
      </w:r>
    </w:p>
    <w:p/>
    <w:p>
      <w:r>
        <w:rPr>
          <w:b/>
          <w:sz w:val="24"/>
        </w:rPr>
        <w:t>ARTICLE I - DEFINITIONS</w:t>
      </w:r>
    </w:p>
    <w:p>
      <w:r>
        <w:t>1.1 "Buyer" means the purchasing entity identified on the Purchase Order (PO).</w:t>
      </w:r>
    </w:p>
    <w:p>
      <w:r>
        <w:t>1.2 "Supplier" means the seller providing goods, software, or services.</w:t>
      </w:r>
    </w:p>
    <w:p>
      <w:r>
        <w:t>1.3 "Flowdowns" means clauses and requirements incorporated from prime contract and regulations.</w:t>
      </w:r>
    </w:p>
    <w:p>
      <w:r>
        <w:rPr>
          <w:b/>
          <w:sz w:val="24"/>
        </w:rPr>
        <w:t>ARTICLE II - ACCEPTANCE; ORDER OF PRECEDENCE</w:t>
      </w:r>
    </w:p>
    <w:p>
      <w:r>
        <w:t>2.1 Acceptance. Supplier accepts the PO by acknowledgement or commencing performance.</w:t>
      </w:r>
    </w:p>
    <w:p>
      <w:r>
        <w:t>2.2 Order of Precedence. In the event of conflict: (a) the PO; (b) these Terms; (c) drawings/specs; (d) Supplier proposal.</w:t>
      </w:r>
    </w:p>
    <w:p>
      <w:r>
        <w:rPr>
          <w:b/>
          <w:sz w:val="24"/>
        </w:rPr>
        <w:t>ARTICLE III - PRICING; INVOICING; PAYMENT</w:t>
      </w:r>
    </w:p>
    <w:p>
      <w:r>
        <w:t>3.1 Pricing. Prices are firm fixed unless expressly stated otherwise in the PO.</w:t>
      </w:r>
    </w:p>
    <w:p>
      <w:r>
        <w:t>3.2 Invoicing. Invoices shall reference PO number, line item, and shipment details.</w:t>
      </w:r>
    </w:p>
    <w:p>
      <w:r>
        <w:t>3.3 Payment Terms. Net 60 days after receipt of a proper invoice and acceptance.</w:t>
      </w:r>
    </w:p>
    <w:p>
      <w:r>
        <w:rPr>
          <w:b/>
          <w:sz w:val="24"/>
        </w:rPr>
        <w:t>ARTICLE IV - CHANGES</w:t>
      </w:r>
    </w:p>
    <w:p>
      <w:r>
        <w:t>4.1 Buyer Directed Changes. Buyer may change specifications, drawings, delivery, or schedule.</w:t>
      </w:r>
    </w:p>
    <w:p>
      <w:r>
        <w:t>4.2 Change Requests. Supplier shall promptly notify Buyer of any proposed change affecting cost, schedule, or technical requirements.</w:t>
      </w:r>
    </w:p>
    <w:p>
      <w:r>
        <w:rPr>
          <w:b/>
          <w:sz w:val="24"/>
        </w:rPr>
        <w:t>ARTICLE V - QUALITY; INSPECTION; COUNTERFEIT PARTS</w:t>
      </w:r>
    </w:p>
    <w:p>
      <w:r>
        <w:t>5.1 Quality System. Supplier shall maintain a quality system appropriate to the Goods (AS9100 where applicable).</w:t>
      </w:r>
    </w:p>
    <w:p>
      <w:r>
        <w:t>5.2 Inspection. Buyer may inspect and test at Supplier facilities and at destination. Nonconforming Goods may be rejected.</w:t>
      </w:r>
    </w:p>
    <w:p>
      <w:r>
        <w:t>5.3 Counterfeit Parts. Supplier shall implement controls to prevent counterfeit or suspect counterfeit parts.</w:t>
      </w:r>
    </w:p>
    <w:p>
      <w:r>
        <w:rPr>
          <w:b/>
          <w:sz w:val="24"/>
        </w:rPr>
        <w:t>ARTICLE VI - EXPORT/IMPORT COMPLIANCE</w:t>
      </w:r>
    </w:p>
    <w:p>
      <w:r>
        <w:t>6.1 Compliance. Supplier shall comply with applicable export and import laws and regulations, including ITAR and EAR.</w:t>
      </w:r>
    </w:p>
    <w:p>
      <w:r>
        <w:t>6.2 Records. Supplier shall maintain export documentation and provide it upon request.</w:t>
      </w:r>
    </w:p>
    <w:p>
      <w:r>
        <w:rPr>
          <w:b/>
          <w:sz w:val="24"/>
        </w:rPr>
        <w:t>ARTICLE VII - CYBERSECURITY; CONTROLLED UNCLASSIFIED INFORMATION (CUI)</w:t>
      </w:r>
    </w:p>
    <w:p>
      <w:r>
        <w:t>7.1 Safeguarding. Where Supplier handles CUI, Supplier shall implement required safeguarding controls and incident reporting.</w:t>
      </w:r>
    </w:p>
    <w:p>
      <w:r>
        <w:t>7.2 Incident Reporting. Supplier shall promptly report cyber incidents affecting Buyer data or systems in accordance with the PO.</w:t>
      </w:r>
    </w:p>
    <w:p>
      <w:r>
        <w:rPr>
          <w:b/>
          <w:sz w:val="24"/>
        </w:rPr>
        <w:t>ARTICLE VIII - TERMINATION</w:t>
      </w:r>
    </w:p>
    <w:p>
      <w:r>
        <w:t>8.1 Termination for Convenience. Buyer may terminate all or part of performance for its convenience.</w:t>
      </w:r>
    </w:p>
    <w:p>
      <w:r>
        <w:t>8.2 Termination for Default. Buyer may terminate for default for failure to perform or make progress.</w:t>
      </w:r>
    </w:p>
    <w:p>
      <w:r>
        <w:t/>
      </w:r>
    </w:p>
    <w:p>
      <w:r>
        <w:t xml:space="preserve">4.3 Notification Window. Supplier shall notify Buyer within </w:t>
      </w:r>
      <w:ins w:id="1" w:author="Supplier" w:date="2026-01-05T00:00:00Z">
        <w:r>
          <w:t>three (3)</w:t>
        </w:r>
      </w:ins>
      <w:r>
        <w:t xml:space="preserve"> </w:t>
      </w:r>
      <w:del w:id="2" w:author="Buyer" w:date="2026-01-05T00:00:00Z">
        <w:r>
          <w:delText>five (5)</w:delText>
        </w:r>
      </w:del>
      <w:r>
        <w:t xml:space="preserve"> business days of any change that may impact cost, schedule, or technical requirements.</w:t>
      </w:r>
    </w:p>
    <w:p>
      <w:r>
        <w:t/>
      </w:r>
    </w:p>
    <w:p>
      <w:r>
        <w:t xml:space="preserve">6.1 Compliance. Supplier shall comply with applicable export and import laws and regulations, including </w:t>
      </w:r>
      <w:commentRangeStart w:id="0"/>
      <w:r>
        <w:t>ITAR</w:t>
      </w:r>
      <w:commentRangeEnd w:id="0"/>
      <w:r>
        <w:commentReference w:id="0"/>
      </w:r>
      <w:r>
        <w:t xml:space="preserve"> and EAR, and shall flow down applicable requirements to subtier suppliers.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upply Chain Analyst" w:date="2026-01-05T00:00:00Z">
    <w:p>
      <w:r>
        <w:t>Confirm ITAR/EAR classification. Verify export-control flowdowns and any licensing/authorization requirements.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